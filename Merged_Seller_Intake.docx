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Consolidated Buyer &amp; Seller Intake</w:t>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Merged from the Maryna and Monique intake documents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Comparison Summary</w:t>
      </w:r>
    </w:p>
    <w:tbl>
      <w:tblPr>
        <w:tblStyle w:val="Table1"/>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8"/>
        <w:gridCol w:w="3358"/>
        <w:gridCol w:w="3359"/>
        <w:tblGridChange w:id="0">
          <w:tblGrid>
            <w:gridCol w:w="3358"/>
            <w:gridCol w:w="3358"/>
            <w:gridCol w:w="3359"/>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Area</w:t>
            </w:r>
          </w:p>
        </w:tc>
        <w:tc>
          <w:tcPr/>
          <w:p w:rsidR="00000000" w:rsidDel="00000000" w:rsidP="00000000" w:rsidRDefault="00000000" w:rsidRPr="00000000" w14:paraId="00000005">
            <w:pPr>
              <w:rPr/>
            </w:pPr>
            <w:r w:rsidDel="00000000" w:rsidR="00000000" w:rsidRPr="00000000">
              <w:rPr>
                <w:rtl w:val="0"/>
              </w:rPr>
              <w:t xml:space="preserve">Maryna file</w:t>
            </w:r>
          </w:p>
        </w:tc>
        <w:tc>
          <w:tcPr/>
          <w:p w:rsidR="00000000" w:rsidDel="00000000" w:rsidP="00000000" w:rsidRDefault="00000000" w:rsidRPr="00000000" w14:paraId="00000006">
            <w:pPr>
              <w:rPr/>
            </w:pPr>
            <w:r w:rsidDel="00000000" w:rsidR="00000000" w:rsidRPr="00000000">
              <w:rPr>
                <w:rtl w:val="0"/>
              </w:rPr>
              <w:t xml:space="preserve">Monique file</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Seller intake</w:t>
            </w:r>
          </w:p>
        </w:tc>
        <w:tc>
          <w:tcPr/>
          <w:p w:rsidR="00000000" w:rsidDel="00000000" w:rsidP="00000000" w:rsidRDefault="00000000" w:rsidRPr="00000000" w14:paraId="00000008">
            <w:pPr>
              <w:rPr/>
            </w:pPr>
            <w:r w:rsidDel="00000000" w:rsidR="00000000" w:rsidRPr="00000000">
              <w:rPr>
                <w:rtl w:val="0"/>
              </w:rPr>
              <w:t xml:space="preserve">Core seller questions covering business, financials, operations, assets, customers, legal/regulatory, and deal terms.</w:t>
            </w:r>
          </w:p>
        </w:tc>
        <w:tc>
          <w:tcPr/>
          <w:p w:rsidR="00000000" w:rsidDel="00000000" w:rsidP="00000000" w:rsidRDefault="00000000" w:rsidRPr="00000000" w14:paraId="00000009">
            <w:pPr>
              <w:rPr/>
            </w:pPr>
            <w:r w:rsidDel="00000000" w:rsidR="00000000" w:rsidRPr="00000000">
              <w:rPr>
                <w:rtl w:val="0"/>
              </w:rPr>
              <w:t xml:space="preserve">Contains the same core seller framework plus additional identity, ownership, financial-document, and customer-count fields.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Buyer intake</w:t>
            </w:r>
          </w:p>
        </w:tc>
        <w:tc>
          <w:tcPr/>
          <w:p w:rsidR="00000000" w:rsidDel="00000000" w:rsidP="00000000" w:rsidRDefault="00000000" w:rsidRPr="00000000" w14:paraId="0000000B">
            <w:pPr>
              <w:rPr/>
            </w:pPr>
            <w:r w:rsidDel="00000000" w:rsidR="00000000" w:rsidRPr="00000000">
              <w:rPr>
                <w:rtl w:val="0"/>
              </w:rPr>
              <w:t xml:space="preserve">Not included.</w:t>
            </w:r>
          </w:p>
        </w:tc>
        <w:tc>
          <w:tcPr/>
          <w:p w:rsidR="00000000" w:rsidDel="00000000" w:rsidP="00000000" w:rsidRDefault="00000000" w:rsidRPr="00000000" w14:paraId="0000000C">
            <w:pPr>
              <w:rPr/>
            </w:pPr>
            <w:r w:rsidDel="00000000" w:rsidR="00000000" w:rsidRPr="00000000">
              <w:rPr>
                <w:rtl w:val="0"/>
              </w:rPr>
              <w:t xml:space="preserve">Detailed buyer profile, goals, financial capacity, involvement, risk tolerance, and deal preferences.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Main additions from Monique</w:t>
            </w:r>
          </w:p>
        </w:tc>
        <w:tc>
          <w:tcPr/>
          <w:p w:rsidR="00000000" w:rsidDel="00000000" w:rsidP="00000000" w:rsidRDefault="00000000" w:rsidRPr="00000000" w14:paraId="0000000E">
            <w:pPr>
              <w:rPr/>
            </w:pPr>
            <w:r w:rsidDel="00000000" w:rsidR="00000000" w:rsidRPr="00000000">
              <w:rPr>
                <w:rtl w:val="0"/>
              </w:rPr>
              <w:t xml:space="preserve">—</w:t>
            </w:r>
          </w:p>
        </w:tc>
        <w:tc>
          <w:tcPr/>
          <w:p w:rsidR="00000000" w:rsidDel="00000000" w:rsidP="00000000" w:rsidRDefault="00000000" w:rsidRPr="00000000" w14:paraId="0000000F">
            <w:pPr>
              <w:rPr/>
            </w:pPr>
            <w:r w:rsidDel="00000000" w:rsidR="00000000" w:rsidRPr="00000000">
              <w:rPr>
                <w:rtl w:val="0"/>
              </w:rPr>
              <w:t xml:space="preserve">Legal name/DBA/EIN/ownership; detailed financial documents; active/repeat clients; personal and financial buyer qualification; lifestyle priorities.</w:t>
            </w:r>
          </w:p>
        </w:tc>
      </w:tr>
    </w:tbl>
    <w:p w:rsidR="00000000" w:rsidDel="00000000" w:rsidP="00000000" w:rsidRDefault="00000000" w:rsidRPr="00000000" w14:paraId="00000010">
      <w:pPr>
        <w:rPr/>
      </w:pPr>
      <w:r w:rsidDel="00000000" w:rsidR="00000000" w:rsidRPr="00000000">
        <w:rPr>
          <w:rtl w:val="0"/>
        </w:rPr>
        <w:t xml:space="preserve">Merge approach: overlapping questions were kept once, while unique questions from either file were retained and organized into a single intake structure.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SELLER INTAKE</w:t>
      </w:r>
    </w:p>
    <w:p w:rsidR="00000000" w:rsidDel="00000000" w:rsidP="00000000" w:rsidRDefault="00000000" w:rsidRPr="00000000" w14:paraId="00000013">
      <w:pPr>
        <w:pStyle w:val="Heading2"/>
        <w:rPr/>
      </w:pPr>
      <w:r w:rsidDel="00000000" w:rsidR="00000000" w:rsidRPr="00000000">
        <w:rPr>
          <w:rtl w:val="0"/>
        </w:rPr>
        <w:t xml:space="preserve">Business Basics</w:t>
      </w:r>
      <w:sdt>
        <w:sdtPr>
          <w:id w:val="-323230618"/>
          <w:tag w:val="goog_rdk_0"/>
        </w:sdtPr>
        <w:sdtContent>
          <w:commentRangeStart w:id="0"/>
        </w:sdtContent>
      </w:sdt>
      <w:sdt>
        <w:sdtPr>
          <w:id w:val="-896838421"/>
          <w:tag w:val="goog_rdk_1"/>
        </w:sdtPr>
        <w:sdtContent>
          <w:commentRangeStart w:id="1"/>
        </w:sdtContent>
      </w:sdt>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Legal business name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DBA (if applicable)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Percentage ownership of each owner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type (laundromat / lawn &amp; landscaping / waste &amp; trash hauling / dry cleaning / other)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City, state, ZIP — and will you disclose the exact location only after an NDA?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Years in operation under current ownership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Legal entity type (LLC, S-corp, sole proprietorship) — are you selling assets or the entity?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 of locations or routes</w:t>
      </w:r>
    </w:p>
    <w:p w:rsidR="00000000" w:rsidDel="00000000" w:rsidP="00000000" w:rsidRDefault="00000000" w:rsidRPr="00000000" w14:paraId="0000001D">
      <w:pPr>
        <w:pStyle w:val="Heading2"/>
        <w:rPr/>
      </w:pPr>
      <w:r w:rsidDel="00000000" w:rsidR="00000000" w:rsidRPr="00000000">
        <w:rPr>
          <w:rtl w:val="0"/>
        </w:rPr>
        <w:t xml:space="preserve">Financials (last 3 years where possible)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Gross annual </w:t>
      </w: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revenue</w:t>
      </w:r>
      <w:sdt>
        <w:sdtPr>
          <w:id w:val="-1440137234"/>
          <w:tag w:val="goog_rdk_2"/>
        </w:sdtPr>
        <w:sdtContent>
          <w:commentRangeStart w:id="2"/>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Seller's discretionary earnings (SDE) or EBITDA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Revenue trend: growing / flat / declining, and by roughly what percentage?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owner add-backs are included in SDE?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Tax returns for the last 2–3 years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Profit &amp; Loss statements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Balance sheet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1"/>
          <w:szCs w:val="21"/>
          <w:highlight w:val="yellow"/>
          <w:u w:val="none"/>
          <w:vertAlign w:val="baseline"/>
          <w:rtl w:val="0"/>
        </w:rPr>
        <w:t xml:space="preserve">Monthly sales reports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Bank statements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General ledger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Chart of accounts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Current inventory value and accounts receivable at closing</w:t>
      </w:r>
    </w:p>
    <w:p w:rsidR="00000000" w:rsidDel="00000000" w:rsidP="00000000" w:rsidRDefault="00000000" w:rsidRPr="00000000" w14:paraId="0000002A">
      <w:pPr>
        <w:ind w:left="360" w:firstLine="0"/>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645"/>
        <w:gridCol w:w="4880"/>
        <w:tblGridChange w:id="0">
          <w:tblGrid>
            <w:gridCol w:w="1865"/>
            <w:gridCol w:w="2645"/>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16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D">
            <w:pPr>
              <w:spacing w:after="160"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360" w:firstLine="0"/>
              <w:rPr/>
            </w:pPr>
            <w:r w:rsidDel="00000000" w:rsidR="00000000" w:rsidRPr="00000000">
              <w:rPr>
                <w:rtl w:val="0"/>
              </w:rPr>
              <w:t xml:space="preserve">Profitability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60" w:lineRule="auto"/>
              <w:rPr>
                <w:b w:val="1"/>
                <w:bCs w:val="1"/>
              </w:rPr>
            </w:pPr>
            <w:r w:rsidDel="00000000" w:rsidR="00000000" w:rsidRPr="00000000">
              <w:rPr>
                <w:b w:val="1"/>
                <w:bCs w:val="1"/>
                <w:rtl w:val="0"/>
              </w:rPr>
              <w:t xml:space="preserve">SDE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Very important for owner-operated businesses; shows earnings available to the owner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60" w:lineRule="auto"/>
              <w:rPr>
                <w:b w:val="1"/>
                <w:bCs w:val="1"/>
              </w:rPr>
            </w:pPr>
            <w:r w:rsidDel="00000000" w:rsidR="00000000" w:rsidRPr="00000000">
              <w:rPr>
                <w:b w:val="1"/>
                <w:bCs w:val="1"/>
                <w:rtl w:val="0"/>
              </w:rPr>
              <w:t xml:space="preserve">EBITDA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Shows underlying operating profitability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60" w:lineRule="auto"/>
              <w:rPr>
                <w:b w:val="1"/>
                <w:bCs w:val="1"/>
              </w:rPr>
            </w:pPr>
            <w:r w:rsidDel="00000000" w:rsidR="00000000" w:rsidRPr="00000000">
              <w:rPr>
                <w:b w:val="1"/>
                <w:bCs w:val="1"/>
                <w:rtl w:val="0"/>
              </w:rPr>
              <w:t xml:space="preserve">Net Profit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Shows how much revenue ultimately becomes profit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360" w:firstLine="0"/>
              <w:rPr/>
            </w:pPr>
            <w:r w:rsidDel="00000000" w:rsidR="00000000" w:rsidRPr="00000000">
              <w:rPr>
                <w:rtl w:val="0"/>
              </w:rPr>
              <w:t xml:space="preserve">Gross Profit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ind w:left="360" w:firstLine="0"/>
              <w:rPr/>
            </w:pPr>
            <w:r w:rsidDel="00000000" w:rsidR="00000000" w:rsidRPr="00000000">
              <w:rPr>
                <w:rtl w:val="0"/>
              </w:rPr>
              <w:t xml:space="preserve">Helps determine whether direct operating costs are reasonable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360" w:firstLine="0"/>
              <w:rPr>
                <w:b w:val="1"/>
                <w:bCs w:val="1"/>
              </w:rPr>
            </w:pPr>
            <w:r w:rsidDel="00000000" w:rsidR="00000000" w:rsidRPr="00000000">
              <w:rPr>
                <w:b w:val="1"/>
                <w:bCs w:val="1"/>
                <w:rtl w:val="0"/>
              </w:rPr>
              <w:t xml:space="preserve">Liquidity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ind w:left="360" w:firstLine="0"/>
              <w:rPr/>
            </w:pPr>
            <w:r w:rsidDel="00000000" w:rsidR="00000000" w:rsidRPr="00000000">
              <w:rPr>
                <w:rtl w:val="0"/>
              </w:rPr>
              <w:t xml:space="preserve">Current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360" w:firstLine="0"/>
              <w:rPr/>
            </w:pPr>
            <w:r w:rsidDel="00000000" w:rsidR="00000000" w:rsidRPr="00000000">
              <w:rPr>
                <w:rtl w:val="0"/>
              </w:rPr>
              <w:t xml:space="preserve">Measures ability to cover short-term liabilities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ind w:left="360" w:firstLine="0"/>
              <w:rPr/>
            </w:pPr>
            <w:r w:rsidDel="00000000" w:rsidR="00000000" w:rsidRPr="00000000">
              <w:rPr>
                <w:rtl w:val="0"/>
              </w:rPr>
              <w:t xml:space="preserve">Quick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ind w:left="360" w:firstLine="0"/>
              <w:rPr/>
            </w:pPr>
            <w:r w:rsidDel="00000000" w:rsidR="00000000" w:rsidRPr="00000000">
              <w:rPr>
                <w:rtl w:val="0"/>
              </w:rPr>
              <w:t xml:space="preserve">Measures liquidity without relying on 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ind w:left="360" w:firstLine="0"/>
              <w:rPr/>
            </w:pPr>
            <w:r w:rsidDel="00000000" w:rsidR="00000000" w:rsidRPr="00000000">
              <w:rPr>
                <w:rtl w:val="0"/>
              </w:rPr>
              <w:t xml:space="preserve">Operating Cash Flow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ind w:left="360" w:firstLine="0"/>
              <w:rPr/>
            </w:pPr>
            <w:r w:rsidDel="00000000" w:rsidR="00000000" w:rsidRPr="00000000">
              <w:rPr>
                <w:rtl w:val="0"/>
              </w:rPr>
              <w:t xml:space="preserve">Shows whether operations generate enough cash for short-term obligations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ind w:left="360" w:firstLine="0"/>
              <w:rPr>
                <w:b w:val="1"/>
                <w:bCs w:val="1"/>
              </w:rPr>
            </w:pPr>
            <w:r w:rsidDel="00000000" w:rsidR="00000000" w:rsidRPr="00000000">
              <w:rPr>
                <w:b w:val="1"/>
                <w:bCs w:val="1"/>
                <w:rtl w:val="0"/>
              </w:rPr>
              <w:t xml:space="preserve">Solvency /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ind w:left="360" w:firstLine="0"/>
              <w:rPr/>
            </w:pPr>
            <w:r w:rsidDel="00000000" w:rsidR="00000000" w:rsidRPr="00000000">
              <w:rPr>
                <w:rtl w:val="0"/>
              </w:rPr>
              <w:t xml:space="preserve">Debt Service Coverage Ratio (DSCR)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ind w:left="360" w:firstLine="0"/>
              <w:rPr/>
            </w:pPr>
            <w:r w:rsidDel="00000000" w:rsidR="00000000" w:rsidRPr="00000000">
              <w:rPr>
                <w:rtl w:val="0"/>
              </w:rPr>
              <w:t xml:space="preserve">Critical if the buyer will finance the acquisition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ind w:left="360" w:firstLine="0"/>
              <w:rPr/>
            </w:pPr>
            <w:r w:rsidDel="00000000" w:rsidR="00000000" w:rsidRPr="00000000">
              <w:rPr>
                <w:rtl w:val="0"/>
              </w:rPr>
              <w:t xml:space="preserve">Debt-to-Equity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ind w:left="360" w:firstLine="0"/>
              <w:rPr/>
            </w:pPr>
            <w:r w:rsidDel="00000000" w:rsidR="00000000" w:rsidRPr="00000000">
              <w:rPr>
                <w:rtl w:val="0"/>
              </w:rPr>
              <w:t xml:space="preserve">Shows how leveraged the business 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ind w:left="360" w:firstLine="0"/>
              <w:rPr/>
            </w:pPr>
            <w:r w:rsidDel="00000000" w:rsidR="00000000" w:rsidRPr="00000000">
              <w:rPr>
                <w:rtl w:val="0"/>
              </w:rPr>
              <w:t xml:space="preserve">Debt-to-Assets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ind w:left="360" w:firstLine="0"/>
              <w:rPr/>
            </w:pPr>
            <w:r w:rsidDel="00000000" w:rsidR="00000000" w:rsidRPr="00000000">
              <w:rPr>
                <w:rtl w:val="0"/>
              </w:rPr>
              <w:t xml:space="preserve">Shows how much of the business's assets are financed with debt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ind w:left="360" w:firstLine="0"/>
              <w:rPr/>
            </w:pPr>
            <w:r w:rsidDel="00000000" w:rsidR="00000000" w:rsidRPr="00000000">
              <w:rPr>
                <w:rtl w:val="0"/>
              </w:rPr>
              <w:t xml:space="preserve">Interest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ind w:left="360" w:firstLine="0"/>
              <w:rPr/>
            </w:pPr>
            <w:r w:rsidDel="00000000" w:rsidR="00000000" w:rsidRPr="00000000">
              <w:rPr>
                <w:rtl w:val="0"/>
              </w:rPr>
              <w:t xml:space="preserve">Shows ability to cover interest payments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ind w:left="360" w:firstLine="0"/>
              <w:rPr>
                <w:b w:val="1"/>
                <w:bCs w:val="1"/>
              </w:rPr>
            </w:pPr>
            <w:r w:rsidDel="00000000" w:rsidR="00000000" w:rsidRPr="00000000">
              <w:rPr>
                <w:b w:val="1"/>
                <w:bCs w:val="1"/>
                <w:rtl w:val="0"/>
              </w:rPr>
              <w:t xml:space="preserve">Cash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ind w:left="360" w:firstLine="0"/>
              <w:rPr/>
            </w:pPr>
            <w:r w:rsidDel="00000000" w:rsidR="00000000" w:rsidRPr="00000000">
              <w:rPr>
                <w:rtl w:val="0"/>
              </w:rPr>
              <w:t xml:space="preserve">Operating Cash Flow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left="360" w:firstLine="0"/>
              <w:rPr/>
            </w:pPr>
            <w:r w:rsidDel="00000000" w:rsidR="00000000" w:rsidRPr="00000000">
              <w:rPr>
                <w:rtl w:val="0"/>
              </w:rPr>
              <w:t xml:space="preserve">Measures how much revenue turns into actual operating cash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left="360" w:firstLine="0"/>
              <w:rPr/>
            </w:pPr>
            <w:r w:rsidDel="00000000" w:rsidR="00000000" w:rsidRPr="00000000">
              <w:rPr>
                <w:rtl w:val="0"/>
              </w:rPr>
              <w:t xml:space="preserve">Free Cash Flow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left="360" w:firstLine="0"/>
              <w:rPr/>
            </w:pPr>
            <w:r w:rsidDel="00000000" w:rsidR="00000000" w:rsidRPr="00000000">
              <w:rPr>
                <w:rtl w:val="0"/>
              </w:rPr>
              <w:t xml:space="preserve">Important because equipment-intensive businesses require ongoing capital spending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left="360" w:firstLine="0"/>
              <w:rPr>
                <w:b w:val="1"/>
                <w:bCs w:val="1"/>
              </w:rPr>
            </w:pPr>
            <w:r w:rsidDel="00000000" w:rsidR="00000000" w:rsidRPr="00000000">
              <w:rPr>
                <w:b w:val="1"/>
                <w:bCs w:val="1"/>
                <w:rtl w:val="0"/>
              </w:rPr>
              <w:t xml:space="preserv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360" w:firstLine="0"/>
              <w:rPr/>
            </w:pPr>
            <w:r w:rsidDel="00000000" w:rsidR="00000000" w:rsidRPr="00000000">
              <w:rPr>
                <w:rtl w:val="0"/>
              </w:rPr>
              <w:t xml:space="preserve">Price-to-SDE 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ind w:left="360" w:firstLine="0"/>
              <w:rPr/>
            </w:pPr>
            <w:r w:rsidDel="00000000" w:rsidR="00000000" w:rsidRPr="00000000">
              <w:rPr>
                <w:rtl w:val="0"/>
              </w:rPr>
              <w:t xml:space="preserve">One of the most useful valuation metrics for small owner-operated businesses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ind w:left="360" w:firstLine="0"/>
              <w:rPr/>
            </w:pPr>
            <w:r w:rsidDel="00000000" w:rsidR="00000000" w:rsidRPr="00000000">
              <w:rPr>
                <w:rtl w:val="0"/>
              </w:rPr>
              <w:t xml:space="preserve">Price-to-EBITDA 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ind w:left="360" w:firstLine="0"/>
              <w:rPr/>
            </w:pPr>
            <w:r w:rsidDel="00000000" w:rsidR="00000000" w:rsidRPr="00000000">
              <w:rPr>
                <w:rtl w:val="0"/>
              </w:rPr>
              <w:t xml:space="preserve">Helps compare asking price with operating earnings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left="360" w:firstLine="0"/>
              <w:rPr/>
            </w:pPr>
            <w:r w:rsidDel="00000000" w:rsidR="00000000" w:rsidRPr="00000000">
              <w:rPr>
                <w:rtl w:val="0"/>
              </w:rPr>
              <w:t xml:space="preserve">Price-to-Revenue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ind w:left="360" w:firstLine="0"/>
              <w:rPr/>
            </w:pPr>
            <w:r w:rsidDel="00000000" w:rsidR="00000000" w:rsidRPr="00000000">
              <w:rPr>
                <w:rtl w:val="0"/>
              </w:rPr>
              <w:t xml:space="preserve">Useful as a secondary valuation benchmark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ind w:left="360" w:firstLine="0"/>
              <w:rPr>
                <w:b w:val="1"/>
                <w:bCs w:val="1"/>
              </w:rPr>
            </w:pPr>
            <w:r w:rsidDel="00000000" w:rsidR="00000000" w:rsidRPr="00000000">
              <w:rPr>
                <w:b w:val="1"/>
                <w:bCs w:val="1"/>
                <w:rtl w:val="0"/>
              </w:rPr>
              <w:t xml:space="preserve">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ind w:left="360" w:firstLine="0"/>
              <w:rPr/>
            </w:pPr>
            <w:r w:rsidDel="00000000" w:rsidR="00000000" w:rsidRPr="00000000">
              <w:rPr>
                <w:rtl w:val="0"/>
              </w:rPr>
              <w:t xml:space="preserve">Revenue per Machine/Bay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ind w:left="360" w:firstLine="0"/>
              <w:rPr/>
            </w:pPr>
            <w:r w:rsidDel="00000000" w:rsidR="00000000" w:rsidRPr="00000000">
              <w:rPr>
                <w:rtl w:val="0"/>
              </w:rPr>
              <w:t xml:space="preserve">Helps compare operational productivity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360" w:firstLine="0"/>
              <w:rPr/>
            </w:pPr>
            <w:r w:rsidDel="00000000" w:rsidR="00000000" w:rsidRPr="00000000">
              <w:rPr>
                <w:rtl w:val="0"/>
              </w:rPr>
              <w:t xml:space="preserve">Revenue per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left="360" w:firstLine="0"/>
              <w:rPr/>
            </w:pPr>
            <w:r w:rsidDel="00000000" w:rsidR="00000000" w:rsidRPr="00000000">
              <w:rPr>
                <w:rtl w:val="0"/>
              </w:rPr>
              <w:t xml:space="preserve">Useful when comparing locations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left="360" w:firstLine="0"/>
              <w:rPr/>
            </w:pPr>
            <w:r w:rsidDel="00000000" w:rsidR="00000000" w:rsidRPr="00000000">
              <w:rPr>
                <w:rtl w:val="0"/>
              </w:rPr>
              <w:t xml:space="preserve">Utility Cost % of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left="360" w:firstLine="0"/>
              <w:rPr/>
            </w:pPr>
            <w:r w:rsidDel="00000000" w:rsidR="00000000" w:rsidRPr="00000000">
              <w:rPr>
                <w:rtl w:val="0"/>
              </w:rPr>
              <w:t xml:space="preserve">Extremely important for laundromats and car washes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left="360" w:firstLine="0"/>
              <w:rPr/>
            </w:pPr>
            <w:r w:rsidDel="00000000" w:rsidR="00000000" w:rsidRPr="00000000">
              <w:rPr>
                <w:rtl w:val="0"/>
              </w:rPr>
              <w:t xml:space="preserve">Labor Cost % of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ind w:left="360" w:firstLine="0"/>
              <w:rPr/>
            </w:pPr>
            <w:r w:rsidDel="00000000" w:rsidR="00000000" w:rsidRPr="00000000">
              <w:rPr>
                <w:rtl w:val="0"/>
              </w:rPr>
              <w:t xml:space="preserve">Shows how labor-intensive the operation 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ind w:left="360" w:firstLine="0"/>
              <w:rPr/>
            </w:pPr>
            <w:r w:rsidDel="00000000" w:rsidR="00000000" w:rsidRPr="00000000">
              <w:rPr>
                <w:rtl w:val="0"/>
              </w:rPr>
              <w:t xml:space="preserve">Rent % of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ind w:left="360" w:firstLine="0"/>
              <w:rPr/>
            </w:pPr>
            <w:r w:rsidDel="00000000" w:rsidR="00000000" w:rsidRPr="00000000">
              <w:rPr>
                <w:rtl w:val="0"/>
              </w:rPr>
              <w:t xml:space="preserve">Critical when the property is leased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ind w:left="360" w:firstLine="0"/>
              <w:rPr/>
            </w:pPr>
            <w:r w:rsidDel="00000000" w:rsidR="00000000" w:rsidRPr="00000000">
              <w:rPr>
                <w:rtl w:val="0"/>
              </w:rPr>
              <w:t xml:space="preserve">Maintenance Cost % of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ind w:left="360" w:firstLine="0"/>
              <w:rPr/>
            </w:pPr>
            <w:r w:rsidDel="00000000" w:rsidR="00000000" w:rsidRPr="00000000">
              <w:rPr>
                <w:rtl w:val="0"/>
              </w:rPr>
              <w:t xml:space="preserve">Identifies aging equipment or excessive repair requirements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ind w:left="360" w:firstLine="0"/>
              <w:rPr>
                <w:b w:val="1"/>
                <w:bCs w:val="1"/>
              </w:rPr>
            </w:pPr>
            <w:r w:rsidDel="00000000" w:rsidR="00000000" w:rsidRPr="00000000">
              <w:rPr>
                <w:b w:val="1"/>
                <w:bCs w:val="1"/>
                <w:rtl w:val="0"/>
              </w:rPr>
              <w:t xml:space="preserve">Liquidity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left="360" w:firstLine="0"/>
              <w:rPr/>
            </w:pPr>
            <w:r w:rsidDel="00000000" w:rsidR="00000000" w:rsidRPr="00000000">
              <w:rPr>
                <w:rtl w:val="0"/>
              </w:rPr>
              <w:t xml:space="preserve">Cash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ind w:left="360" w:firstLine="0"/>
              <w:rPr/>
            </w:pPr>
            <w:r w:rsidDel="00000000" w:rsidR="00000000" w:rsidRPr="00000000">
              <w:rPr>
                <w:rtl w:val="0"/>
              </w:rPr>
              <w:t xml:space="preserve">Most conservative measure of immediate liquidity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ind w:left="360" w:firstLine="0"/>
              <w:rPr/>
            </w:pPr>
            <w:r w:rsidDel="00000000" w:rsidR="00000000" w:rsidRPr="00000000">
              <w:rPr>
                <w:rtl w:val="0"/>
              </w:rPr>
              <w:t xml:space="preserve">Working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ind w:left="360" w:firstLine="0"/>
              <w:rPr/>
            </w:pPr>
            <w:r w:rsidDel="00000000" w:rsidR="00000000" w:rsidRPr="00000000">
              <w:rPr>
                <w:rtl w:val="0"/>
              </w:rPr>
              <w:t xml:space="preserve">Amount of short-term financial cushion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ind w:left="360" w:firstLine="0"/>
              <w:rPr/>
            </w:pPr>
            <w:r w:rsidDel="00000000" w:rsidR="00000000" w:rsidRPr="00000000">
              <w:rPr>
                <w:rtl w:val="0"/>
              </w:rPr>
              <w:t xml:space="preserve">Equity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ind w:left="360" w:firstLine="0"/>
              <w:rPr/>
            </w:pPr>
            <w:r w:rsidDel="00000000" w:rsidR="00000000" w:rsidRPr="00000000">
              <w:rPr>
                <w:rtl w:val="0"/>
              </w:rPr>
              <w:t xml:space="preserve">Percentage of assets financed by owners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ind w:left="360" w:firstLine="0"/>
              <w:rPr/>
            </w:pPr>
            <w:r w:rsidDel="00000000" w:rsidR="00000000" w:rsidRPr="00000000">
              <w:rPr>
                <w:rtl w:val="0"/>
              </w:rPr>
              <w:t xml:space="preserve">Debt-to-Capital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ind w:left="360" w:firstLine="0"/>
              <w:rPr/>
            </w:pPr>
            <w:r w:rsidDel="00000000" w:rsidR="00000000" w:rsidRPr="00000000">
              <w:rPr>
                <w:rtl w:val="0"/>
              </w:rPr>
              <w:t xml:space="preserve">Debt's share of total capital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ind w:left="360" w:firstLine="0"/>
              <w:rPr/>
            </w:pPr>
            <w:r w:rsidDel="00000000" w:rsidR="00000000" w:rsidRPr="00000000">
              <w:rPr>
                <w:rtl w:val="0"/>
              </w:rPr>
              <w:t xml:space="preserve">DSCR (Debt Service Coverage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ind w:left="360" w:firstLine="0"/>
              <w:rPr/>
            </w:pPr>
            <w:r w:rsidDel="00000000" w:rsidR="00000000" w:rsidRPr="00000000">
              <w:rPr>
                <w:rtl w:val="0"/>
              </w:rPr>
              <w:t xml:space="preserve">Ability to make principal and interest payments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ind w:left="360" w:firstLine="0"/>
              <w:rPr/>
            </w:pPr>
            <w:r w:rsidDel="00000000" w:rsidR="00000000" w:rsidRPr="00000000">
              <w:rPr>
                <w:rtl w:val="0"/>
              </w:rPr>
              <w:t xml:space="preserve">Solvency / Leverage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ind w:left="360" w:firstLine="0"/>
              <w:rPr/>
            </w:pPr>
            <w:r w:rsidDel="00000000" w:rsidR="00000000" w:rsidRPr="00000000">
              <w:rPr>
                <w:rtl w:val="0"/>
              </w:rPr>
              <w:t xml:space="preserve">Net Debt / EBITDA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ind w:left="360" w:firstLine="0"/>
              <w:rPr/>
            </w:pPr>
            <w:r w:rsidDel="00000000" w:rsidR="00000000" w:rsidRPr="00000000">
              <w:rPr>
                <w:rtl w:val="0"/>
              </w:rPr>
              <w:t xml:space="preserve">Debt burden relative to operating earnings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ind w:left="360" w:firstLine="0"/>
              <w:rPr/>
            </w:pPr>
            <w:r w:rsidDel="00000000" w:rsidR="00000000" w:rsidRPr="00000000">
              <w:rPr>
                <w:rtl w:val="0"/>
              </w:rPr>
              <w:t xml:space="preserve">Operating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ind w:left="360" w:firstLine="0"/>
              <w:rPr/>
            </w:pPr>
            <w:r w:rsidDel="00000000" w:rsidR="00000000" w:rsidRPr="00000000">
              <w:rPr>
                <w:rtl w:val="0"/>
              </w:rPr>
              <w:t xml:space="preserve">Profitability of core business 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ind w:left="360" w:firstLine="0"/>
              <w:rPr/>
            </w:pPr>
            <w:r w:rsidDel="00000000" w:rsidR="00000000" w:rsidRPr="00000000">
              <w:rPr>
                <w:rtl w:val="0"/>
              </w:rPr>
              <w:t xml:space="preserve">Return on Assets (ROA)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ind w:left="360" w:firstLine="0"/>
              <w:rPr/>
            </w:pPr>
            <w:r w:rsidDel="00000000" w:rsidR="00000000" w:rsidRPr="00000000">
              <w:rPr>
                <w:rtl w:val="0"/>
              </w:rPr>
              <w:t xml:space="preserve">How efficiently assets generate profit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ind w:left="360" w:firstLine="0"/>
              <w:rPr/>
            </w:pPr>
            <w:r w:rsidDel="00000000" w:rsidR="00000000" w:rsidRPr="00000000">
              <w:rPr>
                <w:rtl w:val="0"/>
              </w:rPr>
              <w:t xml:space="preserve">Return on Equity (ROE)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ind w:left="360" w:firstLine="0"/>
              <w:rPr/>
            </w:pPr>
            <w:r w:rsidDel="00000000" w:rsidR="00000000" w:rsidRPr="00000000">
              <w:rPr>
                <w:rtl w:val="0"/>
              </w:rPr>
              <w:t xml:space="preserve">Return generated on owners' equity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ind w:left="36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ind w:left="360" w:firstLine="0"/>
              <w:rPr/>
            </w:pPr>
            <w:r w:rsidDel="00000000" w:rsidR="00000000" w:rsidRPr="00000000">
              <w:rPr>
                <w:rtl w:val="0"/>
              </w:rPr>
              <w:t xml:space="preserve">Return on Invested Capital (ROIC)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ind w:left="360" w:firstLine="0"/>
              <w:rPr/>
            </w:pPr>
            <w:r w:rsidDel="00000000" w:rsidR="00000000" w:rsidRPr="00000000">
              <w:rPr>
                <w:rtl w:val="0"/>
              </w:rPr>
              <w:t xml:space="preserve">Return generated from invested operating capital</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Operations</w:t>
      </w:r>
      <w:sdt>
        <w:sdtPr>
          <w:id w:val="2022482653"/>
          <w:tag w:val="goog_rdk_3"/>
        </w:sdtPr>
        <w:sdtContent>
          <w:commentRangeStart w:id="3"/>
        </w:sdtContent>
      </w:sdt>
      <w:sdt>
        <w:sdtPr>
          <w:id w:val="1339895072"/>
          <w:tag w:val="goog_rdk_4"/>
        </w:sdtPr>
        <w:sdtContent>
          <w:commentRangeStart w:id="4"/>
        </w:sdtContent>
      </w:sdt>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End w:id="3"/>
      <w:r w:rsidDel="00000000" w:rsidR="00000000" w:rsidRPr="00000000">
        <w:commentReference w:id="3"/>
      </w:r>
      <w:commentRangeEnd w:id="4"/>
      <w:r w:rsidDel="00000000" w:rsidR="00000000" w:rsidRPr="00000000">
        <w:commentReference w:id="4"/>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many hours per week do you personally work in the business?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 you do that no one else can? (Important for matching with absentee or semi-absentee buyers.)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 of employees: full-time, part-time, and 1099 contractors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there a manager in place who would stay?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employees expected to stay post-sale?</w:t>
      </w:r>
    </w:p>
    <w:p w:rsidR="00000000" w:rsidDel="00000000" w:rsidP="00000000" w:rsidRDefault="00000000" w:rsidRPr="00000000" w14:paraId="00000096">
      <w:pPr>
        <w:pStyle w:val="Heading2"/>
        <w:rPr/>
      </w:pPr>
      <w:r w:rsidDel="00000000" w:rsidR="00000000" w:rsidRPr="00000000">
        <w:rPr>
          <w:rtl w:val="0"/>
        </w:rPr>
        <w:t xml:space="preserve">Assets &amp; </w:t>
      </w:r>
      <w:sdt>
        <w:sdtPr>
          <w:id w:val="2131625916"/>
          <w:tag w:val="goog_rdk_5"/>
        </w:sdtPr>
        <w:sdtContent>
          <w:commentRangeStart w:id="5"/>
        </w:sdtContent>
      </w:sdt>
      <w:sdt>
        <w:sdtPr>
          <w:id w:val="2127508911"/>
          <w:tag w:val="goog_rdk_6"/>
        </w:sdtPr>
        <w:sdtContent>
          <w:commentRangeStart w:id="6"/>
        </w:sdtContent>
      </w:sdt>
      <w:r w:rsidDel="00000000" w:rsidR="00000000" w:rsidRPr="00000000">
        <w:rPr>
          <w:rtl w:val="0"/>
        </w:rPr>
        <w:t xml:space="preserve">Lease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 estate: owned and included / owned and leased back / third-party lease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leased: remaining term, renewal options, monthly rent, and whether the landlord will assign the lease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Major equipment list with approximate age and condition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Vehicles included (count, year, mileage)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equipment under lease or lien?</w:t>
      </w:r>
    </w:p>
    <w:p w:rsidR="00000000" w:rsidDel="00000000" w:rsidP="00000000" w:rsidRDefault="00000000" w:rsidRPr="00000000" w14:paraId="0000009C">
      <w:pPr>
        <w:pStyle w:val="Heading2"/>
        <w:rPr/>
      </w:pPr>
      <w:r w:rsidDel="00000000" w:rsidR="00000000" w:rsidRPr="00000000">
        <w:rPr>
          <w:rtl w:val="0"/>
        </w:rPr>
        <w:t xml:space="preserve">Customers &amp; Revenue Quality</w:t>
      </w:r>
      <w:sdt>
        <w:sdtPr>
          <w:id w:val="137994239"/>
          <w:tag w:val="goog_rdk_7"/>
        </w:sdtPr>
        <w:sdtContent>
          <w:commentRangeStart w:id="7"/>
        </w:sdtContent>
      </w:sdt>
      <w:sdt>
        <w:sdtPr>
          <w:id w:val="1917118851"/>
          <w:tag w:val="goog_rdk_8"/>
        </w:sdtPr>
        <w:sdtContent>
          <w:commentRangeStart w:id="8"/>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Recurring/contracted revenue as a percentage of total revenue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Largest customer as a percentage of revenue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customer contracts transferable to a new owner?</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 you get new customers today?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 of active clients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 of repeat clients</w:t>
      </w:r>
    </w:p>
    <w:p w:rsidR="00000000" w:rsidDel="00000000" w:rsidP="00000000" w:rsidRDefault="00000000" w:rsidRPr="00000000" w14:paraId="000000A3">
      <w:pPr>
        <w:pStyle w:val="Heading2"/>
        <w:rPr/>
      </w:pPr>
      <w:r w:rsidDel="00000000" w:rsidR="00000000" w:rsidRPr="00000000">
        <w:rPr>
          <w:rtl w:val="0"/>
        </w:rPr>
        <w:t xml:space="preserve">Legal &amp; Regulatory</w:t>
      </w:r>
      <w:sdt>
        <w:sdtPr>
          <w:id w:val="1997673054"/>
          <w:tag w:val="goog_rdk_9"/>
        </w:sdtPr>
        <w:sdtContent>
          <w:commentRangeStart w:id="9"/>
        </w:sdtContent>
      </w:sdt>
      <w:sdt>
        <w:sdtPr>
          <w:id w:val="202144142"/>
          <w:tag w:val="goog_rdk_10"/>
        </w:sdtPr>
        <w:sdtContent>
          <w:commentRangeStart w:id="10"/>
        </w:sdtContent>
      </w:sdt>
      <w:sdt>
        <w:sdtPr>
          <w:id w:val="1191174972"/>
          <w:tag w:val="goog_rdk_11"/>
        </w:sdtPr>
        <w:sdtContent>
          <w:commentRangeStart w:id="11"/>
        </w:sdtContent>
      </w:sdt>
      <w:sdt>
        <w:sdtPr>
          <w:id w:val="-1204261639"/>
          <w:tag w:val="goog_rdk_12"/>
        </w:sdtPr>
        <w:sdtContent>
          <w:commentRangeStart w:id="12"/>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Licenses, permits, or certifications required to operate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pending litigation, liens, or tax issues?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environmental testing or remediation history? (Especially relevant for dry cleaners and waste haulers.)</w:t>
      </w:r>
    </w:p>
    <w:p w:rsidR="00000000" w:rsidDel="00000000" w:rsidP="00000000" w:rsidRDefault="00000000" w:rsidRPr="00000000" w14:paraId="000000A7">
      <w:pPr>
        <w:pStyle w:val="Heading2"/>
        <w:rPr/>
      </w:pPr>
      <w:r w:rsidDel="00000000" w:rsidR="00000000" w:rsidRPr="00000000">
        <w:rPr>
          <w:rtl w:val="0"/>
        </w:rPr>
        <w:t xml:space="preserve">Deal Terms</w:t>
      </w:r>
      <w:sdt>
        <w:sdtPr>
          <w:id w:val="-227681053"/>
          <w:tag w:val="goog_rdk_13"/>
        </w:sdtPr>
        <w:sdtContent>
          <w:commentRangeStart w:id="13"/>
        </w:sdtContent>
      </w:sdt>
      <w:sdt>
        <w:sdtPr>
          <w:id w:val="619313065"/>
          <w:tag w:val="goog_rdk_14"/>
        </w:sdtPr>
        <w:sdtContent>
          <w:commentRangeStart w:id="14"/>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End w:id="13"/>
      <w:r w:rsidDel="00000000" w:rsidR="00000000" w:rsidRPr="00000000">
        <w:commentReference w:id="13"/>
      </w:r>
      <w:commentRangeEnd w:id="14"/>
      <w:r w:rsidDel="00000000" w:rsidR="00000000" w:rsidRPr="00000000">
        <w:commentReference w:id="14"/>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Asking price and how you arrived at it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open to seller financing? If so, what percentage and over what term?</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open to an earnout or performance-based portion?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you accept an SBA-financed buyer?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long will you stay for training and transition?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you sign a non-compete? If so, preferred radius and duration?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Reason for selling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Desired closing timeline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Have you tried to sell before?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Deal Terms 15% + Legal Regulatory 15% + Customer Revenue 25% + Operations 15 % + Financials 25% +Business Basics 5% </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BUYER INTAKE</w:t>
      </w:r>
    </w:p>
    <w:p w:rsidR="00000000" w:rsidDel="00000000" w:rsidP="00000000" w:rsidRDefault="00000000" w:rsidRPr="00000000" w14:paraId="000000B4">
      <w:pPr>
        <w:pStyle w:val="Heading2"/>
        <w:rPr/>
      </w:pPr>
      <w:sdt>
        <w:sdtPr>
          <w:id w:val="2108143150"/>
          <w:tag w:val="goog_rdk_15"/>
        </w:sdtPr>
        <w:sdtContent>
          <w:commentRangeStart w:id="15"/>
        </w:sdtContent>
      </w:sdt>
      <w:r w:rsidDel="00000000" w:rsidR="00000000" w:rsidRPr="00000000">
        <w:rPr>
          <w:rtl w:val="0"/>
        </w:rPr>
        <w:t xml:space="preserve">Buyer Profile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947145093"/>
          <w:tag w:val="goog_rdk_16"/>
        </w:sdtPr>
        <w:sdtContent>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Change w:author="Isla Wang" w:id="0" w:date="2026-08-25T14:23:22Z">
                <w:rPr>
                  <w:rFonts w:ascii="Aptos" w:cs="Aptos" w:eastAsia="Aptos" w:hAnsi="Aptos"/>
                  <w:b w:val="0"/>
                  <w:bCs w:val="0"/>
                  <w:i w:val="0"/>
                  <w:iCs w:val="0"/>
                  <w:smallCaps w:val="0"/>
                  <w:strike w:val="0"/>
                  <w:color w:val="000000"/>
                  <w:sz w:val="21"/>
                  <w:szCs w:val="21"/>
                  <w:u w:val="none"/>
                  <w:shd w:fill="auto" w:val="clear"/>
                  <w:vertAlign w:val="baseline"/>
                </w:rPr>
              </w:rPrChange>
            </w:rPr>
            <w:t xml:space="preserve">First name and last name</w:t>
          </w:r>
        </w:sdtContent>
      </w:sdt>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086083742"/>
          <w:tag w:val="goog_rdk_17"/>
        </w:sdtPr>
        <w:sdtContent>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Change w:author="Isla Wang" w:id="0" w:date="2026-08-25T14:23:22Z">
                <w:rPr>
                  <w:rFonts w:ascii="Aptos" w:cs="Aptos" w:eastAsia="Aptos" w:hAnsi="Aptos"/>
                  <w:b w:val="0"/>
                  <w:bCs w:val="0"/>
                  <w:i w:val="0"/>
                  <w:iCs w:val="0"/>
                  <w:smallCaps w:val="0"/>
                  <w:strike w:val="0"/>
                  <w:color w:val="000000"/>
                  <w:sz w:val="21"/>
                  <w:szCs w:val="21"/>
                  <w:u w:val="none"/>
                  <w:shd w:fill="auto" w:val="clear"/>
                  <w:vertAlign w:val="baseline"/>
                </w:rPr>
              </w:rPrChange>
            </w:rPr>
            <w:t xml:space="preserve">Address</w:t>
          </w:r>
        </w:sdtContent>
      </w:sdt>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229533176"/>
          <w:tag w:val="goog_rdk_18"/>
        </w:sdtPr>
        <w:sdtContent>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Change w:author="Isla Wang" w:id="0" w:date="2026-08-25T14:23:22Z">
                <w:rPr>
                  <w:rFonts w:ascii="Aptos" w:cs="Aptos" w:eastAsia="Aptos" w:hAnsi="Aptos"/>
                  <w:b w:val="0"/>
                  <w:bCs w:val="0"/>
                  <w:i w:val="0"/>
                  <w:iCs w:val="0"/>
                  <w:smallCaps w:val="0"/>
                  <w:strike w:val="0"/>
                  <w:color w:val="000000"/>
                  <w:sz w:val="21"/>
                  <w:szCs w:val="21"/>
                  <w:u w:val="none"/>
                  <w:shd w:fill="auto" w:val="clear"/>
                  <w:vertAlign w:val="baseline"/>
                </w:rPr>
              </w:rPrChange>
            </w:rPr>
            <w:t xml:space="preserve">Phone</w:t>
          </w:r>
        </w:sdtContent>
      </w:sdt>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27140612"/>
          <w:tag w:val="goog_rdk_19"/>
        </w:sdtPr>
        <w:sdtContent>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Change w:author="Isla Wang" w:id="0" w:date="2026-08-25T14:23:22Z">
                <w:rPr>
                  <w:rFonts w:ascii="Aptos" w:cs="Aptos" w:eastAsia="Aptos" w:hAnsi="Aptos"/>
                  <w:b w:val="0"/>
                  <w:bCs w:val="0"/>
                  <w:i w:val="0"/>
                  <w:iCs w:val="0"/>
                  <w:smallCaps w:val="0"/>
                  <w:strike w:val="0"/>
                  <w:color w:val="000000"/>
                  <w:sz w:val="21"/>
                  <w:szCs w:val="21"/>
                  <w:u w:val="none"/>
                  <w:shd w:fill="auto" w:val="clear"/>
                  <w:vertAlign w:val="baseline"/>
                </w:rPr>
              </w:rPrChange>
            </w:rPr>
            <w:t xml:space="preserve">Email</w:t>
          </w:r>
        </w:sdtContent>
      </w:sdt>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0857523"/>
          <w:tag w:val="goog_rdk_21"/>
        </w:sdtPr>
        <w:sdtContent>
          <w:del w:author="Isla Wang" w:id="1" w:date="2026-08-25T14:18:11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LinkedIn profile (optional)</w:delText>
            </w:r>
          </w:del>
        </w:sdtContent>
      </w:sdt>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430479899"/>
          <w:tag w:val="goog_rdk_23"/>
        </w:sdtPr>
        <w:sdtContent>
          <w:del w:author="Isla Wang" w:id="2" w:date="2026-08-25T14:21:50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Spouse information, if relevant to financing or ownershi</w:delText>
            </w:r>
          </w:del>
        </w:sdtContent>
      </w:sd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31944933"/>
          <w:tag w:val="goog_rdk_24"/>
        </w:sdtPr>
        <w:sdtContent>
          <w:commentRangeStart w:id="16"/>
        </w:sdtContent>
      </w:sd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currently working?</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85011570"/>
          <w:tag w:val="goog_rdk_26"/>
        </w:sdtPr>
        <w:sdtContent>
          <w:del w:author="Isla Wang" w:id="3" w:date="2026-08-25T14:17:50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Current company/industry</w:delText>
            </w:r>
          </w:del>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58034737"/>
          <w:tag w:val="goog_rdk_28"/>
        </w:sdtPr>
        <w:sdtContent>
          <w:del w:author="Isla Wang" w:id="4" w:date="2026-08-25T14:18:02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Current position/title</w:delText>
            </w:r>
          </w:del>
        </w:sdtContent>
      </w:sdt>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 citizenship/status information, where legitimately required for financing or transaction purposes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82570663"/>
          <w:tag w:val="goog_rdk_30"/>
        </w:sdtPr>
        <w:sdtContent>
          <w:del w:author="Isla Wang" w:id="5" w:date="2026-08-25T14:18:39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Current income</w:delText>
            </w:r>
          </w:del>
        </w:sdtContent>
      </w:sdt>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Monthly living expenses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Buyer type: first-time owner / existing business owner adding on / investor group / family office or PE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you currently own or operate a business? In what industry?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80120425"/>
          <w:tag w:val="goog_rdk_32"/>
        </w:sdtPr>
        <w:sdtContent>
          <w:del w:author="Isla Wang" w:id="6" w:date="2026-08-25T14:20:58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Relevant operating experience in the target industry</w:delText>
            </w:r>
          </w:del>
        </w:sdtContent>
      </w:sdt>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relevant licenses or certifications (CDL, pesticide applicator, waste hauler permit, etc.)</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Have you ever filed bankruptcy? If so, what year?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80204349"/>
          <w:tag w:val="goog_rdk_34"/>
        </w:sdtPr>
        <w:sdtContent>
          <w:del w:author="Isla Wang" w:id="7" w:date="2026-08-25T14:22:01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Are you a veteran?</w:delText>
            </w:r>
          </w:del>
        </w:sdtContent>
      </w:sdt>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91719363"/>
          <w:tag w:val="goog_rdk_36"/>
        </w:sdtPr>
        <w:sdtContent>
          <w:del w:author="Isla Wang" w:id="8" w:date="2026-08-25T14:22:33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Preferred time frame for acquiring/opening a business</w:delText>
            </w:r>
          </w:del>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303600449"/>
          <w:tag w:val="goog_rdk_38"/>
        </w:sdtPr>
        <w:sdtContent>
          <w:del w:author="Isla Wang" w:id="9" w:date="2026-08-25T14:22:48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Have you ever owned a business?</w:delText>
            </w:r>
          </w:del>
        </w:sdtContent>
      </w:sdt>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many hours per week can you allocate to a new business?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2888558"/>
          <w:tag w:val="goog_rdk_40"/>
        </w:sdtPr>
        <w:sdtContent>
          <w:del w:author="Isla Wang" w:id="10" w:date="2026-08-25T14:22:58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Hobbies/passions or interests (optional; potentially useful for lifestyle/interest matching)</w:delText>
            </w:r>
          </w:del>
        </w:sdtContent>
      </w:sdt>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What You're Looking For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types of interest (multi-select — same list as seller form)</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Target geography: specific metros, radius from a home base, or open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Willing to relocate? Willing to own remotely?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618313509"/>
          <w:tag w:val="goog_rdk_42"/>
        </w:sdtPr>
        <w:sdtContent>
          <w:del w:author="Isla Wang" w:id="11" w:date="2026-08-25T14:24:41Z">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delText xml:space="preserve">Preferred number of locations/routes</w:delText>
            </w:r>
          </w:del>
        </w:sdtContent>
      </w:sdt>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 estate preference: included / lease / either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Rank what is most important in owning a business: quality of life / following a passion / financial security</w:t>
      </w:r>
    </w:p>
    <w:p w:rsidR="00000000" w:rsidDel="00000000" w:rsidP="00000000" w:rsidRDefault="00000000" w:rsidRPr="00000000" w14:paraId="000000D2">
      <w:pPr>
        <w:pStyle w:val="Heading2"/>
        <w:rPr/>
      </w:pPr>
      <w:r w:rsidDel="00000000" w:rsidR="00000000" w:rsidRPr="00000000">
        <w:rPr>
          <w:rtl w:val="0"/>
        </w:rPr>
        <w:t xml:space="preserve">Financial Capacity — Qualifying Section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purchase price range you're targeting</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Liquid cash available for down payment and working capital</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Funding source: all cash / SBA 7(a) / conventional / investor capital / seller-financing dependent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pre-qualified with a lender? (Request documentation before releasing sensitive seller financials.)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annual SDE/cash flow you need the business to produce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you need the business to replace a salary immediately, or can income be supplemental?</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Target return or payback period, if applicable</w:t>
      </w:r>
    </w:p>
    <w:p w:rsidR="00000000" w:rsidDel="00000000" w:rsidP="00000000" w:rsidRDefault="00000000" w:rsidRPr="00000000" w14:paraId="000000DA">
      <w:pPr>
        <w:pStyle w:val="Heading2"/>
        <w:rPr/>
      </w:pPr>
      <w:r w:rsidDel="00000000" w:rsidR="00000000" w:rsidRPr="00000000">
        <w:rPr>
          <w:rtl w:val="0"/>
        </w:rPr>
        <w:t xml:space="preserve">Involvement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Preferred ownership model: owner-operator full-time / semi-absentee (10–20 hrs/week) / fully absentee with a manager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comfortable buying a business where the owner is the primary technician or salesperson?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willing to manage employees? What crew size are you comfortable managing?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you comfortable with route-based or physically demanding operations?</w:t>
      </w:r>
    </w:p>
    <w:sdt>
      <w:sdtPr>
        <w:id w:val="1092965651"/>
        <w:tag w:val="goog_rdk_44"/>
      </w:sdtPr>
      <w:sdtContent>
        <w:p w:rsidR="00000000" w:rsidDel="00000000" w:rsidP="00000000" w:rsidRDefault="00000000" w:rsidRPr="00000000" w14:paraId="000000DF">
          <w:pPr>
            <w:pStyle w:val="Heading2"/>
            <w:rPr>
              <w:rPrChange w:author="Maryna petrova" w:id="12" w:date="2026-08-29T19:30:05Z">
                <w:rPr/>
              </w:rPrChange>
            </w:rPr>
          </w:pPr>
          <w:r w:rsidDel="00000000" w:rsidR="00000000" w:rsidRPr="00000000">
            <w:rPr>
              <w:rtl w:val="0"/>
            </w:rPr>
            <w:t xml:space="preserve">Risk Tolerance</w:t>
          </w:r>
          <w:sdt>
            <w:sdtPr>
              <w:id w:val="1790409603"/>
              <w:tag w:val="goog_rdk_43"/>
            </w:sdtPr>
            <w:sdtContent>
              <w:r w:rsidDel="00000000" w:rsidR="00000000" w:rsidRPr="00000000">
                <w:rPr>
                  <w:rtl w:val="0"/>
                </w:rPr>
              </w:r>
            </w:sdtContent>
          </w:sdt>
        </w:p>
      </w:sdtContent>
    </w:sdt>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you consider a business with declining revenue?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you consider customer concentration above 25%?</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you consider a business with environmental or remediation history?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acceptable years in operation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you require recurring/contracted revenue?</w:t>
      </w:r>
    </w:p>
    <w:p w:rsidR="00000000" w:rsidDel="00000000" w:rsidP="00000000" w:rsidRDefault="00000000" w:rsidRPr="00000000" w14:paraId="000000E5">
      <w:pPr>
        <w:pStyle w:val="Heading2"/>
        <w:rPr/>
      </w:pPr>
      <w:r w:rsidDel="00000000" w:rsidR="00000000" w:rsidRPr="00000000">
        <w:rPr>
          <w:rtl w:val="0"/>
        </w:rPr>
        <w:t xml:space="preserve">Deal Preferences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you need seller financing to make a deal work? If so, what percentage?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much transition training do you want from the seller?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Timeline to close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Have you made offers on other businesses? Where did they fall apart?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Deal-breakers — open text</w:t>
      </w:r>
    </w:p>
    <w:sectPr>
      <w:pgSz w:h="15840" w:w="12240" w:orient="portrait"/>
      <w:pgMar w:bottom="936" w:top="936"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nique Mavour" w:id="13" w:date="2026-08-21T15:49:1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Terms= 15%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price, seller financing, SBA acceptance, earnout, transition and closing timeline can make otherwise-good matches impossible.</w:t>
      </w:r>
    </w:p>
  </w:comment>
  <w:comment w:author="Maryna Petrova" w:id="14" w:date="2026-08-22T05:14:4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on %</w:t>
      </w:r>
    </w:p>
  </w:comment>
  <w:comment w:author="Monique Mavour" w:id="0" w:date="2026-08-21T15:51:0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Basics = 15%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type, geography, years operating, entity/asset sale and number of locations establish the basic fit.</w:t>
      </w:r>
    </w:p>
  </w:comment>
  <w:comment w:author="Maryna Petrova" w:id="1" w:date="2026-08-22T04:55:1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@moniqueamavour@gmail.com I would give it a weight of 5, as I consider it about as important as geographic location. The most critical factors, in my view, are the business’s financial health and liquidity, as well as having all required licenses, permits, and legal authorizations to operate the business</w:t>
      </w:r>
    </w:p>
  </w:comment>
  <w:comment w:author="Monique Mavour" w:id="5" w:date="2026-08-21T15:49:32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 = 10%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estate, lease terms, equipment, vehicles and liens affect capital needs and buyer preferences.</w:t>
      </w:r>
    </w:p>
  </w:comment>
  <w:comment w:author="Maryna Petrova" w:id="6" w:date="2026-08-22T05:13:02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include it? I think debt to equity ratio will give us an insight into what is owned and what is leased</w:t>
      </w:r>
    </w:p>
  </w:comment>
  <w:comment w:author="Monique Mavour" w:id="3" w:date="2026-08-21T15:48:3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 15%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hours, owner dependence, employees and management structure are critical to matching owner-operators vs. absentee buyers.</w:t>
      </w:r>
    </w:p>
  </w:comment>
  <w:comment w:author="Maryna Petrova" w:id="4" w:date="2026-08-22T05:11:4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@moniqueamavour@gmail.com I agree with this allocation</w:t>
      </w:r>
    </w:p>
  </w:comment>
  <w:comment w:author="Monique Mavour" w:id="9" w:date="2026-08-21T15:50:11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&amp; Regulatory = 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important for diligence, but much of it is better treated as a risk flag or eligibility condition than as a positive matching attribute.</w:t>
      </w:r>
    </w:p>
  </w:comment>
  <w:comment w:author="Maryna Petrova" w:id="10" w:date="2026-08-22T05:14:1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increase it to 15%</w:t>
      </w:r>
    </w:p>
  </w:comment>
  <w:comment w:author="Isla Wang" w:id="11" w:date="2026-08-24T04:38:5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15% be too high for Legal &amp; Regulatory? Many legal issues are better treated as constraints or risk flags, rather than continuously weighted preferences. For example, if a buyer doesn't possess a legally required license, that shouldn't necessarily be: legal compatibility = 15/100. It should be Not Eligible.</w:t>
      </w:r>
    </w:p>
  </w:comment>
  <w:comment w:author="Maryna petrova" w:id="12" w:date="2026-08-24T22:38:55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a buyer may not disclose pending litigation, tax issues, or other potential liabilities. We need to determine how these risks can be independently identified and verified, even when the buyer is not fully transparent about them.</w:t>
      </w:r>
    </w:p>
  </w:comment>
  <w:comment w:author="Monique Mavour" w:id="7" w:date="2026-08-21T15:48:47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&amp; Revenue Quality = 15%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revenue, concentration, contract transferability and customer counts strongly affect buyer risk preferences.</w:t>
      </w:r>
    </w:p>
  </w:comment>
  <w:comment w:author="Maryna Petrova" w:id="8" w:date="2026-08-22T05:13:47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increase this to 25%</w:t>
      </w:r>
    </w:p>
  </w:comment>
  <w:comment w:author="Isla Wang" w:id="15" w:date="2026-08-24T04:43:5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questions may eventually matter for financing/qualification, but they increase onboarding friction - the problem we noticed with BizNexus. Instead of throwing these many questions to users, can we ask only what is required to generate initial matches?</w:t>
      </w:r>
    </w:p>
  </w:comment>
  <w:comment w:author="Isla Wang" w:id="16" w:date="2026-08-25T14:17:31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this to "What is your annual income?"</w:t>
      </w:r>
    </w:p>
  </w:comment>
  <w:comment w:author="Maryna Petrova" w:id="2" w:date="2026-08-22T05:09:0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@moniqueamavour@gmail.com  I accidentally deleted your comment for financial section, but think you rated it at 25% , I agree with this allocation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paraIdParent="000000EC" w15:done="0"/>
  <w15:commentEx w15:paraId="000000EF" w15:done="0"/>
  <w15:commentEx w15:paraId="000000F0" w15:paraIdParent="000000EF" w15:done="0"/>
  <w15:commentEx w15:paraId="000000F2" w15:done="0"/>
  <w15:commentEx w15:paraId="000000F3" w15:paraIdParent="000000F2" w15:done="0"/>
  <w15:commentEx w15:paraId="000000F5" w15:done="0"/>
  <w15:commentEx w15:paraId="000000F6" w15:paraIdParent="000000F5" w15:done="0"/>
  <w15:commentEx w15:paraId="000000F8" w15:done="0"/>
  <w15:commentEx w15:paraId="000000F9" w15:paraIdParent="000000F8" w15:done="0"/>
  <w15:commentEx w15:paraId="000000FA" w15:paraIdParent="000000F8" w15:done="0"/>
  <w15:commentEx w15:paraId="000000FB" w15:paraIdParent="000000F8" w15:done="0"/>
  <w15:commentEx w15:paraId="000000FD" w15:done="0"/>
  <w15:commentEx w15:paraId="000000FE" w15:paraIdParent="000000FD" w15:done="0"/>
  <w15:commentEx w15:paraId="000000FF" w15:done="0"/>
  <w15:commentEx w15:paraId="00000100" w15:done="0"/>
  <w15:commentEx w15:paraId="0000010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qq4XI4lJPznF3ayEeO/83qsXOQ==">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2026-08-20T21:55:00Z</dcterms:created>
  <dc:creator>python-docx</dc:creator>
</cp:coreProperties>
</file>